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33FC0" w:rsidRDefault="00433759" w14:paraId="6180A7CA" wp14:textId="7777777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Análise da Automação de Testes em Arquiteturas Multicamadas</w:t>
      </w:r>
    </w:p>
    <w:p xmlns:wp14="http://schemas.microsoft.com/office/word/2010/wordml" w:rsidR="00333FC0" w:rsidRDefault="00333FC0" w14:paraId="672A6659" wp14:textId="77777777">
      <w:pPr>
        <w:jc w:val="center"/>
        <w:rPr>
          <w:b/>
          <w:bCs/>
        </w:rPr>
      </w:pPr>
    </w:p>
    <w:p xmlns:wp14="http://schemas.microsoft.com/office/word/2010/wordml" w:rsidR="00333FC0" w:rsidRDefault="00433759" w14:paraId="1C252FD3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Contexto</w:t>
      </w:r>
    </w:p>
    <w:p xmlns:wp14="http://schemas.microsoft.com/office/word/2010/wordml" w:rsidR="00333FC0" w:rsidRDefault="00433759" w14:paraId="0C8D52D6" wp14:textId="77777777">
      <w:pPr>
        <w:ind w:left="720"/>
      </w:pPr>
      <w:r>
        <w:t>A automação de testes em sistemas modernos ocorre em múltiplas camadas, tradicionalmente organizadas segundo a Pirâmide de Testes, conceito popularizado por Mike Cohn.</w:t>
      </w:r>
    </w:p>
    <w:p xmlns:wp14="http://schemas.microsoft.com/office/word/2010/wordml" w:rsidR="00333FC0" w:rsidRDefault="00333FC0" w14:paraId="0A37501D" wp14:textId="77777777">
      <w:pPr>
        <w:ind w:left="720"/>
      </w:pPr>
    </w:p>
    <w:p xmlns:wp14="http://schemas.microsoft.com/office/word/2010/wordml" w:rsidR="00333FC0" w:rsidRDefault="00433759" w14:paraId="37FC1E5A" wp14:textId="77777777">
      <w:pPr>
        <w:jc w:val="center"/>
      </w:pPr>
      <w:r>
        <w:rPr>
          <w:noProof/>
        </w:rPr>
        <mc:AlternateContent>
          <mc:Choice Requires="wpg">
            <w:drawing>
              <wp:inline xmlns:wp14="http://schemas.microsoft.com/office/word/2010/wordprocessingDrawing" distT="114300" distB="114300" distL="114300" distR="114300" wp14:anchorId="6AC3740D" wp14:editId="7777777">
                <wp:extent cx="5176838" cy="1838325"/>
                <wp:effectExtent l="0" t="0" r="0" b="0"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6838" cy="1838325"/>
                          <a:chOff x="447500" y="1686425"/>
                          <a:chExt cx="9142150" cy="2921500"/>
                        </a:xfrm>
                      </wpg:grpSpPr>
                      <wps:wsp>
                        <wps:cNvPr id="749854331" name="Triângulo isósceles 749854331"/>
                        <wps:cNvSpPr/>
                        <wps:spPr>
                          <a:xfrm>
                            <a:off x="3702625" y="1691200"/>
                            <a:ext cx="2631900" cy="6504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00C062A8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Front-End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2478736" name="Trapezoide 1172478736"/>
                        <wps:cNvSpPr/>
                        <wps:spPr>
                          <a:xfrm>
                            <a:off x="2115925" y="2462875"/>
                            <a:ext cx="5805300" cy="1009500"/>
                          </a:xfrm>
                          <a:prstGeom prst="trapezoid">
                            <a:avLst>
                              <a:gd name="adj" fmla="val 152784"/>
                            </a:avLst>
                          </a:prstGeom>
                          <a:solidFill>
                            <a:srgbClr val="00FF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3AB78425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API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235631" name="Trapezoide 975235631"/>
                        <wps:cNvSpPr/>
                        <wps:spPr>
                          <a:xfrm>
                            <a:off x="452275" y="3593650"/>
                            <a:ext cx="9132600" cy="1009500"/>
                          </a:xfrm>
                          <a:prstGeom prst="trapezoid">
                            <a:avLst>
                              <a:gd name="adj" fmla="val 152784"/>
                            </a:avLst>
                          </a:prstGeom>
                          <a:solidFill>
                            <a:srgbClr val="FF99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4E160500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Unit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114300" distB="114300" distL="114300" distR="114300" wp14:anchorId="0ABD4587" wp14:editId="7777777">
                <wp:extent cx="5176838" cy="1838325"/>
                <wp:effectExtent l="0" t="0" r="0" b="0"/>
                <wp:docPr id="4278926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6838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333FC0" w:rsidRDefault="00333FC0" w14:paraId="5DAB6C7B" wp14:textId="77777777">
      <w:pPr>
        <w:jc w:val="center"/>
      </w:pPr>
    </w:p>
    <w:p xmlns:wp14="http://schemas.microsoft.com/office/word/2010/wordml" w:rsidR="00333FC0" w:rsidRDefault="00433759" w14:paraId="6F2B8F20" wp14:textId="77777777">
      <w:pPr>
        <w:ind w:left="720"/>
      </w:pPr>
      <w:r>
        <w:t>Essa abordagem recomenda:</w:t>
      </w:r>
    </w:p>
    <w:p xmlns:wp14="http://schemas.microsoft.com/office/word/2010/wordml" w:rsidR="00333FC0" w:rsidRDefault="00433759" w14:paraId="2D78CF83" wp14:textId="77777777">
      <w:pPr>
        <w:numPr>
          <w:ilvl w:val="0"/>
          <w:numId w:val="5"/>
        </w:numPr>
      </w:pPr>
      <w:r>
        <w:t>Maior volume de testes em níveis inferiores (unitários e de serviço)</w:t>
      </w:r>
    </w:p>
    <w:p xmlns:wp14="http://schemas.microsoft.com/office/word/2010/wordml" w:rsidR="00333FC0" w:rsidRDefault="00433759" w14:paraId="3EFCEC4A" wp14:textId="77777777">
      <w:pPr>
        <w:numPr>
          <w:ilvl w:val="0"/>
          <w:numId w:val="5"/>
        </w:numPr>
      </w:pPr>
      <w:r>
        <w:t>Menor quantidade de testes na camada de interface gráfica (E2E)</w:t>
      </w:r>
    </w:p>
    <w:p xmlns:wp14="http://schemas.microsoft.com/office/word/2010/wordml" w:rsidR="00333FC0" w:rsidRDefault="00433759" w14:paraId="16B05B10" wp14:textId="77777777">
      <w:pPr>
        <w:ind w:left="720"/>
      </w:pPr>
      <w:r>
        <w:t xml:space="preserve">Esse é um conceito compatível com a definição de Agile Testing. </w:t>
      </w:r>
    </w:p>
    <w:p xmlns:wp14="http://schemas.microsoft.com/office/word/2010/wordml" w:rsidR="00333FC0" w:rsidRDefault="00433759" w14:paraId="1E54A885" wp14:textId="314C7837">
      <w:pPr>
        <w:ind w:left="720"/>
      </w:pPr>
      <w:r w:rsidR="0FC3348A">
        <w:rPr/>
        <w:t xml:space="preserve">Na minha experiência, embora os testes unitários fossem majoritariamente responsabilidade do time de desenvolvimento, participei ativamente sugerindo cenários de teste, revisando cobertura e contribuindo em estratégias de validação antecipada. Seguindo </w:t>
      </w:r>
      <w:ins w:author="Anilton Garcia" w:date="2026-03-11T22:40:12.836Z" w:id="1387637326">
        <w:r w:rsidR="0FC3348A">
          <w:t xml:space="preserve">o </w:t>
        </w:r>
      </w:ins>
      <w:r w:rsidR="0FC3348A">
        <w:rPr/>
        <w:t xml:space="preserve">mesmo espírito, porém com atuação e responsabilidade mais abrangentes, trabalhei fortemente na parte do meio onde normalmente começa a integração com a Gerência e o SW embarcado, e, no topo da pirâmide, obviamente, na validação E2E. Porém, minha pirâmide ainda era um pouco </w:t>
      </w:r>
      <w:r w:rsidR="0FC3348A">
        <w:rPr/>
        <w:t>diferente</w:t>
      </w:r>
      <w:r w:rsidR="0FC3348A">
        <w:rPr/>
        <w:t xml:space="preserve"> dessa, porque antes da integração ainda era possível realizar um passo </w:t>
      </w:r>
      <w:del w:author="Anilton Garcia" w:date="2026-03-11T22:40:55.878Z" w:id="1007884318">
        <w:r w:rsidDel="0FC3348A">
          <w:delText>antes</w:delText>
        </w:r>
      </w:del>
      <w:ins w:author="Anilton Garcia" w:date="2026-03-11T22:40:58.174Z" w:id="471463368">
        <w:r w:rsidR="0FC3348A">
          <w:t>adicional</w:t>
        </w:r>
      </w:ins>
      <w:r w:rsidR="0FC3348A">
        <w:rPr/>
        <w:t>.</w:t>
      </w:r>
    </w:p>
    <w:p xmlns:wp14="http://schemas.microsoft.com/office/word/2010/wordml" w:rsidR="00333FC0" w:rsidRDefault="00433759" w14:paraId="2674810D" wp14:textId="77777777">
      <w:pPr>
        <w:jc w:val="center"/>
      </w:pPr>
      <w:r>
        <w:rPr>
          <w:noProof/>
        </w:rPr>
        <mc:AlternateContent>
          <mc:Choice Requires="wpg">
            <w:drawing>
              <wp:inline xmlns:wp14="http://schemas.microsoft.com/office/word/2010/wordprocessingDrawing" distT="114300" distB="114300" distL="114300" distR="114300" wp14:anchorId="546F3644" wp14:editId="7777777">
                <wp:extent cx="5338763" cy="1947572"/>
                <wp:effectExtent l="0" t="0" r="0" b="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8763" cy="1947572"/>
                          <a:chOff x="38575" y="1715350"/>
                          <a:chExt cx="9676450" cy="3525225"/>
                        </a:xfrm>
                      </wpg:grpSpPr>
                      <wps:wsp>
                        <wps:cNvPr id="1139289342" name="Triângulo isósceles 1139289342"/>
                        <wps:cNvSpPr/>
                        <wps:spPr>
                          <a:xfrm>
                            <a:off x="3534100" y="1720125"/>
                            <a:ext cx="2631900" cy="6504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5023A905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Front-End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158100" name="Trapezoide 139158100"/>
                        <wps:cNvSpPr/>
                        <wps:spPr>
                          <a:xfrm>
                            <a:off x="1947400" y="2491800"/>
                            <a:ext cx="5805300" cy="1009500"/>
                          </a:xfrm>
                          <a:prstGeom prst="trapezoid">
                            <a:avLst>
                              <a:gd name="adj" fmla="val 152784"/>
                            </a:avLst>
                          </a:prstGeom>
                          <a:solidFill>
                            <a:srgbClr val="00FF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4A9C1D6F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API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6100667" name="Trapezoide 1536100667"/>
                        <wps:cNvSpPr/>
                        <wps:spPr>
                          <a:xfrm>
                            <a:off x="43350" y="4370000"/>
                            <a:ext cx="9666900" cy="865800"/>
                          </a:xfrm>
                          <a:prstGeom prst="trapezoid">
                            <a:avLst>
                              <a:gd name="adj" fmla="val 120057"/>
                            </a:avLst>
                          </a:prstGeom>
                          <a:solidFill>
                            <a:srgbClr val="FF99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7BB26912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Unit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8190913" name="Trapezoide 1048190913"/>
                        <wps:cNvSpPr/>
                        <wps:spPr>
                          <a:xfrm>
                            <a:off x="1182450" y="3696550"/>
                            <a:ext cx="7455300" cy="478200"/>
                          </a:xfrm>
                          <a:prstGeom prst="trapezoid">
                            <a:avLst>
                              <a:gd name="adj" fmla="val 136020"/>
                            </a:avLst>
                          </a:prstGeom>
                          <a:solidFill>
                            <a:srgbClr val="FF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xmlns:wp14="http://schemas.microsoft.com/office/word/2010/wordml" w:rsidR="00333FC0" w:rsidRDefault="00433759" w14:paraId="4ED9D8C1" wp14:textId="7777777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NETCONF tests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114300" distB="114300" distL="114300" distR="114300" wp14:anchorId="491832B7" wp14:editId="7777777">
                <wp:extent cx="5338763" cy="1947572"/>
                <wp:effectExtent l="0" t="0" r="0" b="0"/>
                <wp:docPr id="29284386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8763" cy="1947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333FC0" w:rsidRDefault="00333FC0" w14:paraId="02EB378F" wp14:textId="77777777">
      <w:pPr>
        <w:ind w:left="720"/>
      </w:pPr>
    </w:p>
    <w:p xmlns:wp14="http://schemas.microsoft.com/office/word/2010/wordml" w:rsidR="00333FC0" w:rsidRDefault="00433759" w14:paraId="5627772A" wp14:textId="77777777">
      <w:pPr>
        <w:ind w:left="720"/>
      </w:pPr>
      <w:r>
        <w:t>Especificamente, nos projetos em que trabalhei, uma parte do esforço da automação era direcionada a contribuir na parte em “vermelho” da pirâmide. Como ConfD (Framework da Tail-F) já fornecia uma interface que permitia fazer uma variedade de aplicações, inclusive uma interface NETCONF/YANG para automação, a atuação nessa parte da pirâmide foi utilizada como uma espécie de reforço aos testes unitários do Software Embarcado. Ou seja, essa validação ocorria antes da integração com a Gerência ou quando não havi</w:t>
      </w:r>
      <w:r>
        <w:t>a a necessidade de uma integração específica com a Gerência.</w:t>
      </w:r>
    </w:p>
    <w:p xmlns:wp14="http://schemas.microsoft.com/office/word/2010/wordml" w:rsidR="00333FC0" w:rsidRDefault="00433759" w14:paraId="6A278F41" wp14:textId="77777777">
      <w:pPr>
        <w:ind w:left="720"/>
      </w:pPr>
      <w:r>
        <w:t>Entretanto, havia discussões sobre o desbalanceamento frequente dessa estrutura.</w:t>
      </w:r>
    </w:p>
    <w:p xmlns:wp14="http://schemas.microsoft.com/office/word/2010/wordml" w:rsidR="00333FC0" w:rsidRDefault="00433759" w14:paraId="43BADD36" wp14:textId="77777777">
      <w:pPr>
        <w:ind w:left="720"/>
      </w:pPr>
      <w:r w:rsidR="51B52B0C">
        <w:rPr/>
        <w:t xml:space="preserve">Frameworks amplamente utilizados, como </w:t>
      </w:r>
      <w:r w:rsidRPr="51B52B0C" w:rsidR="51B52B0C">
        <w:rPr>
          <w:i w:val="0"/>
          <w:iCs w:val="0"/>
        </w:rPr>
        <w:t>Selenium</w:t>
      </w:r>
      <w:r w:rsidR="51B52B0C">
        <w:rPr/>
        <w:t xml:space="preserve">, </w:t>
      </w:r>
      <w:r w:rsidRPr="51B52B0C" w:rsidR="51B52B0C">
        <w:rPr>
          <w:i w:val="1"/>
          <w:iCs w:val="1"/>
          <w:rPrChange w:author="Anilton Garcia" w:date="2026-03-11T22:42:03.287Z" w:id="2137429294"/>
        </w:rPr>
        <w:t>Pla</w:t>
      </w:r>
      <w:r w:rsidRPr="51B52B0C" w:rsidR="51B52B0C">
        <w:rPr>
          <w:i w:val="1"/>
          <w:iCs w:val="1"/>
          <w:rPrChange w:author="Anilton Garcia" w:date="2026-03-11T22:42:03.287Z" w:id="1974510942"/>
        </w:rPr>
        <w:t>ywright</w:t>
      </w:r>
      <w:r w:rsidRPr="51B52B0C" w:rsidR="51B52B0C">
        <w:rPr>
          <w:i w:val="1"/>
          <w:iCs w:val="1"/>
          <w:rPrChange w:author="Anilton Garcia" w:date="2026-03-11T22:42:03.288Z" w:id="1456264124"/>
        </w:rPr>
        <w:t xml:space="preserve"> </w:t>
      </w:r>
      <w:r w:rsidR="51B52B0C">
        <w:rPr/>
        <w:t xml:space="preserve">e </w:t>
      </w:r>
      <w:r w:rsidRPr="51B52B0C" w:rsidR="51B52B0C">
        <w:rPr>
          <w:i w:val="1"/>
          <w:iCs w:val="1"/>
          <w:rPrChange w:author="Anilton Garcia" w:date="2026-03-11T22:42:12.128Z" w:id="281724117"/>
        </w:rPr>
        <w:t>RestAssured</w:t>
      </w:r>
      <w:r w:rsidR="51B52B0C">
        <w:rPr/>
        <w:t xml:space="preserve">, viabilizam tecnicamente a automação nas diferentes camadas, </w:t>
      </w:r>
      <w:commentRangeStart w:id="912089389"/>
      <w:r w:rsidR="51B52B0C">
        <w:rPr/>
        <w:t>mas não resolvem problemas estruturais da estratégia de testes.</w:t>
      </w:r>
      <w:commentRangeEnd w:id="912089389"/>
      <w:r>
        <w:rPr>
          <w:rStyle w:val="CommentReference"/>
        </w:rPr>
        <w:commentReference w:id="912089389"/>
      </w:r>
    </w:p>
    <w:p xmlns:wp14="http://schemas.microsoft.com/office/word/2010/wordml" w:rsidR="00333FC0" w:rsidRDefault="00333FC0" w14:paraId="6A05A809" wp14:textId="77777777">
      <w:pPr>
        <w:ind w:left="720"/>
      </w:pPr>
    </w:p>
    <w:p xmlns:wp14="http://schemas.microsoft.com/office/word/2010/wordml" w:rsidR="00333FC0" w:rsidP="51B52B0C" w:rsidRDefault="00433759" w14:paraId="2013C4C1" wp14:textId="77777777">
      <w:pPr>
        <w:ind w:left="720"/>
        <w:rPr>
          <w:i w:val="1"/>
          <w:iCs w:val="1"/>
          <w:sz w:val="18"/>
          <w:szCs w:val="18"/>
          <w:highlight w:val="yellow"/>
          <w:rPrChange w:author="Anilton Garcia" w:date="2026-03-11T22:44:39.814Z" w:id="3971627"/>
        </w:rPr>
      </w:pPr>
      <w:r w:rsidRPr="51B52B0C" w:rsidR="51B52B0C">
        <w:rPr>
          <w:i w:val="1"/>
          <w:iCs w:val="1"/>
          <w:sz w:val="18"/>
          <w:szCs w:val="18"/>
        </w:rPr>
        <w:t>OBS.: API REST é um dos focos aqui porque o Back-</w:t>
      </w:r>
      <w:r w:rsidRPr="51B52B0C" w:rsidR="51B52B0C">
        <w:rPr>
          <w:i w:val="1"/>
          <w:iCs w:val="1"/>
          <w:sz w:val="18"/>
          <w:szCs w:val="18"/>
        </w:rPr>
        <w:t>End</w:t>
      </w:r>
      <w:r w:rsidRPr="51B52B0C" w:rsidR="51B52B0C">
        <w:rPr>
          <w:i w:val="1"/>
          <w:iCs w:val="1"/>
          <w:sz w:val="18"/>
          <w:szCs w:val="18"/>
        </w:rPr>
        <w:t xml:space="preserve"> é um conjunto de subcamadas muito abrangente (banco de dados, mensageria, segurança, performance). </w:t>
      </w:r>
      <w:r w:rsidRPr="51B52B0C" w:rsidR="51B52B0C">
        <w:rPr>
          <w:i w:val="1"/>
          <w:iCs w:val="1"/>
          <w:sz w:val="18"/>
          <w:szCs w:val="18"/>
          <w:highlight w:val="yellow"/>
          <w:rPrChange w:author="Anilton Garcia" w:date="2026-03-11T22:44:39.814Z" w:id="301405683">
            <w:rPr>
              <w:i w:val="1"/>
              <w:iCs w:val="1"/>
              <w:sz w:val="18"/>
              <w:szCs w:val="18"/>
            </w:rPr>
          </w:rPrChange>
        </w:rPr>
        <w:t>Portanto, em se tratando de API, o objetivo é validar regras de negócio, integração e consistência de dados no contexto dos serviços para garantir que as regras de negócio funcionam corretamente.</w:t>
      </w:r>
    </w:p>
    <w:p xmlns:wp14="http://schemas.microsoft.com/office/word/2010/wordml" w:rsidR="00333FC0" w:rsidP="51B52B0C" w:rsidRDefault="00333FC0" w14:paraId="5A39BBE3" wp14:textId="77777777">
      <w:pPr>
        <w:rPr>
          <w:highlight w:val="yellow"/>
          <w:rPrChange w:author="Anilton Garcia" w:date="2026-03-11T22:44:39.815Z" w:id="744122831"/>
        </w:rPr>
      </w:pPr>
    </w:p>
    <w:p xmlns:wp14="http://schemas.microsoft.com/office/word/2010/wordml" w:rsidR="00333FC0" w:rsidRDefault="00333FC0" w14:paraId="41C8F396" wp14:textId="77777777">
      <w:pPr>
        <w:jc w:val="center"/>
      </w:pPr>
    </w:p>
    <w:p xmlns:wp14="http://schemas.microsoft.com/office/word/2010/wordml" w:rsidR="00333FC0" w:rsidRDefault="00433759" w14:paraId="01161C5A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Problema</w:t>
      </w:r>
    </w:p>
    <w:p xmlns:wp14="http://schemas.microsoft.com/office/word/2010/wordml" w:rsidR="00333FC0" w:rsidRDefault="00333FC0" w14:paraId="72A3D3EC" wp14:textId="77777777">
      <w:pPr>
        <w:ind w:left="720"/>
      </w:pPr>
    </w:p>
    <w:p xmlns:wp14="http://schemas.microsoft.com/office/word/2010/wordml" w:rsidR="00333FC0" w:rsidRDefault="00433759" w14:paraId="49C0484B" wp14:textId="77777777">
      <w:pPr>
        <w:ind w:left="720"/>
      </w:pPr>
      <w:r>
        <w:t>Em ambientes reais de desenvolvimento, surgem desafios recorrentes como:</w:t>
      </w:r>
    </w:p>
    <w:p xmlns:wp14="http://schemas.microsoft.com/office/word/2010/wordml" w:rsidR="00333FC0" w:rsidRDefault="00433759" w14:paraId="1E4BF9DB" wp14:textId="77777777">
      <w:pPr>
        <w:numPr>
          <w:ilvl w:val="0"/>
          <w:numId w:val="3"/>
        </w:numPr>
      </w:pPr>
      <w:r>
        <w:t>Crescimento excessivo de testes E2E</w:t>
      </w:r>
    </w:p>
    <w:p xmlns:wp14="http://schemas.microsoft.com/office/word/2010/wordml" w:rsidR="00333FC0" w:rsidRDefault="00433759" w14:paraId="72E49D89" wp14:textId="77777777">
      <w:pPr>
        <w:numPr>
          <w:ilvl w:val="0"/>
          <w:numId w:val="3"/>
        </w:numPr>
        <w:rPr/>
      </w:pPr>
      <w:r w:rsidR="51B52B0C">
        <w:rPr/>
        <w:t>Alta instabilidade (</w:t>
      </w:r>
      <w:r w:rsidRPr="51B52B0C" w:rsidR="51B52B0C">
        <w:rPr>
          <w:i w:val="1"/>
          <w:iCs w:val="1"/>
          <w:rPrChange w:author="Anilton Garcia" w:date="2026-03-11T22:43:47.043Z" w:id="1558149489"/>
        </w:rPr>
        <w:t>flakiness</w:t>
      </w:r>
      <w:r w:rsidR="51B52B0C">
        <w:rPr/>
        <w:t>) na camada de interface</w:t>
      </w:r>
    </w:p>
    <w:p xmlns:wp14="http://schemas.microsoft.com/office/word/2010/wordml" w:rsidR="00333FC0" w:rsidRDefault="00433759" w14:paraId="5BA00ADA" wp14:textId="674D91E6">
      <w:pPr>
        <w:numPr>
          <w:ilvl w:val="0"/>
          <w:numId w:val="3"/>
        </w:numPr>
        <w:rPr/>
      </w:pPr>
      <w:r w:rsidR="62773EB1">
        <w:rPr/>
        <w:t>Tempo de execução longa em pipelines CI/CD</w:t>
      </w:r>
      <w:ins w:author="Anilton Garcia" w:date="2026-03-11T22:47:50.341Z" w:id="788695299">
        <w:r w:rsidR="62773EB1">
          <w:t xml:space="preserve"> (Integração Contínua / Entrega Contínua)</w:t>
        </w:r>
      </w:ins>
    </w:p>
    <w:p xmlns:wp14="http://schemas.microsoft.com/office/word/2010/wordml" w:rsidR="00333FC0" w:rsidRDefault="00433759" w14:paraId="77108FFC" wp14:textId="77777777">
      <w:pPr>
        <w:numPr>
          <w:ilvl w:val="0"/>
          <w:numId w:val="3"/>
        </w:numPr>
      </w:pPr>
      <w:r>
        <w:t>Alto custo de manutenção</w:t>
      </w:r>
    </w:p>
    <w:p xmlns:wp14="http://schemas.microsoft.com/office/word/2010/wordml" w:rsidR="00333FC0" w:rsidRDefault="00433759" w14:paraId="323C7C86" wp14:textId="77777777">
      <w:pPr>
        <w:numPr>
          <w:ilvl w:val="0"/>
          <w:numId w:val="3"/>
        </w:numPr>
      </w:pPr>
      <w:r>
        <w:t>Redundância entre testes de API e E2E</w:t>
      </w:r>
    </w:p>
    <w:p xmlns:wp14="http://schemas.microsoft.com/office/word/2010/wordml" w:rsidR="00333FC0" w:rsidRDefault="00433759" w14:paraId="21C1107D" wp14:textId="77777777">
      <w:pPr>
        <w:numPr>
          <w:ilvl w:val="0"/>
          <w:numId w:val="3"/>
        </w:numPr>
      </w:pPr>
      <w:r>
        <w:t>Falta de critérios objetivos para distribuição dos testes entre camadas</w:t>
      </w:r>
    </w:p>
    <w:p xmlns:wp14="http://schemas.microsoft.com/office/word/2010/wordml" w:rsidR="00333FC0" w:rsidRDefault="00433759" w14:paraId="685C5849" wp14:textId="77777777">
      <w:pPr>
        <w:ind w:left="720"/>
      </w:pPr>
      <w:r>
        <w:t>Outros pontos a serem discutidos são com relação à cultura típica das empresas com relação à estruturação da pirâmide de testes:</w:t>
      </w:r>
    </w:p>
    <w:p xmlns:wp14="http://schemas.microsoft.com/office/word/2010/wordml" w:rsidR="00333FC0" w:rsidRDefault="00433759" w14:paraId="47B4CC2F" wp14:textId="77777777">
      <w:pPr>
        <w:numPr>
          <w:ilvl w:val="0"/>
          <w:numId w:val="3"/>
        </w:numPr>
      </w:pPr>
      <w:r>
        <w:t>A definição da estratégia de testes costuma ser estática</w:t>
      </w:r>
    </w:p>
    <w:p xmlns:wp14="http://schemas.microsoft.com/office/word/2010/wordml" w:rsidR="00333FC0" w:rsidRDefault="00433759" w14:paraId="303576AD" wp14:textId="77777777">
      <w:pPr>
        <w:numPr>
          <w:ilvl w:val="0"/>
          <w:numId w:val="3"/>
        </w:numPr>
      </w:pPr>
      <w:r>
        <w:t>A priorização de execução raramente considera dados históricos</w:t>
      </w:r>
    </w:p>
    <w:p xmlns:wp14="http://schemas.microsoft.com/office/word/2010/wordml" w:rsidR="00333FC0" w:rsidRDefault="00433759" w14:paraId="06AD7139" wp14:textId="77777777">
      <w:pPr>
        <w:numPr>
          <w:ilvl w:val="0"/>
          <w:numId w:val="3"/>
        </w:numPr>
      </w:pPr>
      <w:r>
        <w:t>A redistribuição da pirâmide ocorre de forma reativa, não sistemática</w:t>
      </w:r>
    </w:p>
    <w:p xmlns:wp14="http://schemas.microsoft.com/office/word/2010/wordml" w:rsidR="00333FC0" w:rsidRDefault="00333FC0" w14:paraId="0D0B940D" wp14:textId="77777777">
      <w:pPr>
        <w:ind w:left="720"/>
        <w:rPr>
          <w:b/>
          <w:bCs/>
          <w:color w:val="FF0000"/>
        </w:rPr>
      </w:pPr>
    </w:p>
    <w:p xmlns:wp14="http://schemas.microsoft.com/office/word/2010/wordml" w:rsidR="00333FC0" w:rsidRDefault="00333FC0" w14:paraId="0E27B00A" wp14:textId="77777777"/>
    <w:p xmlns:wp14="http://schemas.microsoft.com/office/word/2010/wordml" w:rsidR="00333FC0" w:rsidRDefault="00433759" w14:paraId="07483BA7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Possíveis questões a serem respondidas</w:t>
      </w:r>
    </w:p>
    <w:p xmlns:wp14="http://schemas.microsoft.com/office/word/2010/wordml" w:rsidR="00333FC0" w:rsidRDefault="00333FC0" w14:paraId="60061E4C" wp14:textId="77777777">
      <w:pPr>
        <w:ind w:left="720"/>
        <w:rPr>
          <w:b/>
          <w:bCs/>
        </w:rPr>
      </w:pPr>
    </w:p>
    <w:p xmlns:wp14="http://schemas.microsoft.com/office/word/2010/wordml" w:rsidR="00333FC0" w:rsidRDefault="00433759" w14:paraId="57FC46E4" wp14:textId="77777777">
      <w:pPr>
        <w:numPr>
          <w:ilvl w:val="0"/>
          <w:numId w:val="4"/>
        </w:numPr>
      </w:pPr>
      <w:r>
        <w:t>Como medir objetivamente o equilíbrio ideal da pirâmide de testes?</w:t>
      </w:r>
    </w:p>
    <w:p xmlns:wp14="http://schemas.microsoft.com/office/word/2010/wordml" w:rsidR="00333FC0" w:rsidRDefault="00433759" w14:paraId="2AF0D8BC" wp14:textId="77777777">
      <w:pPr>
        <w:numPr>
          <w:ilvl w:val="0"/>
          <w:numId w:val="4"/>
        </w:numPr>
      </w:pPr>
      <w:r>
        <w:t>Quais métricas indicam sobrecarga inadequada na camada de UI?</w:t>
      </w:r>
    </w:p>
    <w:p xmlns:wp14="http://schemas.microsoft.com/office/word/2010/wordml" w:rsidR="00333FC0" w:rsidRDefault="00433759" w14:paraId="791EE87E" wp14:textId="24D71268">
      <w:pPr>
        <w:numPr>
          <w:ilvl w:val="0"/>
          <w:numId w:val="4"/>
        </w:numPr>
        <w:rPr/>
      </w:pPr>
      <w:r w:rsidR="62773EB1">
        <w:rPr/>
        <w:t xml:space="preserve">Como reduzir </w:t>
      </w:r>
      <w:r w:rsidRPr="62773EB1" w:rsidR="62773EB1">
        <w:rPr>
          <w:i w:val="1"/>
          <w:iCs w:val="1"/>
          <w:rPrChange w:author="Anilton Garcia" w:date="2026-03-11T22:45:40.953Z" w:id="957797224"/>
        </w:rPr>
        <w:t>flakiness</w:t>
      </w:r>
      <w:r w:rsidRPr="62773EB1" w:rsidR="62773EB1">
        <w:rPr>
          <w:i w:val="1"/>
          <w:iCs w:val="1"/>
          <w:rPrChange w:author="Anilton Garcia" w:date="2026-03-11T22:45:40.953Z" w:id="2066238181"/>
        </w:rPr>
        <w:t xml:space="preserve"> </w:t>
      </w:r>
      <w:r w:rsidR="62773EB1">
        <w:rPr/>
        <w:t>sem comprometer cobertura funcio</w:t>
      </w:r>
      <w:r w:rsidR="62773EB1">
        <w:rPr/>
        <w:t>nal?</w:t>
      </w:r>
    </w:p>
    <w:p xmlns:wp14="http://schemas.microsoft.com/office/word/2010/wordml" w:rsidR="00333FC0" w:rsidRDefault="00433759" w14:paraId="4849C3F7" wp14:textId="77777777">
      <w:pPr>
        <w:numPr>
          <w:ilvl w:val="0"/>
          <w:numId w:val="4"/>
        </w:numPr>
      </w:pPr>
      <w:r>
        <w:t>Como evitar redundância entre testes de API e E2E?</w:t>
      </w:r>
    </w:p>
    <w:p xmlns:wp14="http://schemas.microsoft.com/office/word/2010/wordml" w:rsidR="00333FC0" w:rsidRDefault="00433759" w14:paraId="17E64AD5" wp14:textId="77777777">
      <w:pPr>
        <w:numPr>
          <w:ilvl w:val="0"/>
          <w:numId w:val="4"/>
        </w:numPr>
      </w:pPr>
      <w:r>
        <w:t>Como tornar a execução de testes mais eficiente em ambientes CI/CD?</w:t>
      </w:r>
    </w:p>
    <w:p xmlns:wp14="http://schemas.microsoft.com/office/word/2010/wordml" w:rsidR="00333FC0" w:rsidRDefault="00333FC0" w14:paraId="44EAFD9C" wp14:textId="77777777"/>
    <w:p w:rsidR="51B52B0C" w:rsidP="51B52B0C" w:rsidRDefault="51B52B0C" w14:paraId="1B424650" w14:textId="3444E160">
      <w:pPr>
        <w:pStyle w:val="Normal"/>
      </w:pPr>
    </w:p>
    <w:p xmlns:wp14="http://schemas.microsoft.com/office/word/2010/wordml" w:rsidR="00333FC0" w:rsidRDefault="00333FC0" w14:paraId="3DEEC669" wp14:textId="77777777">
      <w:pPr>
        <w:ind w:left="720"/>
        <w:rPr>
          <w:ins w:author="Anilton Garcia" w:date="2026-03-11T22:45:49.261Z" w16du:dateUtc="2026-03-11T22:45:49.261Z" w:id="1548545737"/>
          <w:b w:val="1"/>
          <w:bCs w:val="1"/>
        </w:rPr>
      </w:pPr>
    </w:p>
    <w:p w:rsidR="51B52B0C" w:rsidP="51B52B0C" w:rsidRDefault="51B52B0C" w14:paraId="289469C4" w14:textId="475C37DF">
      <w:pPr>
        <w:ind w:left="720"/>
        <w:rPr>
          <w:ins w:author="Anilton Garcia" w:date="2026-03-11T22:45:49.72Z" w16du:dateUtc="2026-03-11T22:45:49.72Z" w:id="1178650650"/>
          <w:b w:val="1"/>
          <w:bCs w:val="1"/>
        </w:rPr>
      </w:pPr>
    </w:p>
    <w:p w:rsidR="51B52B0C" w:rsidP="51B52B0C" w:rsidRDefault="51B52B0C" w14:paraId="59A22BA3" w14:textId="64C576B9">
      <w:pPr>
        <w:ind w:left="720"/>
        <w:rPr>
          <w:ins w:author="Anilton Garcia" w:date="2026-03-11T22:45:50.758Z" w16du:dateUtc="2026-03-11T22:45:50.758Z" w:id="1082714991"/>
          <w:b w:val="1"/>
          <w:bCs w:val="1"/>
        </w:rPr>
      </w:pPr>
    </w:p>
    <w:p w:rsidR="51B52B0C" w:rsidP="51B52B0C" w:rsidRDefault="51B52B0C" w14:paraId="26FA94F9" w14:textId="1AA25EB1">
      <w:pPr>
        <w:ind w:left="720"/>
        <w:rPr>
          <w:b w:val="1"/>
          <w:bCs w:val="1"/>
        </w:rPr>
      </w:pPr>
    </w:p>
    <w:p xmlns:wp14="http://schemas.microsoft.com/office/word/2010/wordml" w:rsidR="00333FC0" w:rsidRDefault="00433759" w14:paraId="314A4498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“O que fazer?”</w:t>
      </w:r>
    </w:p>
    <w:p xmlns:wp14="http://schemas.microsoft.com/office/word/2010/wordml" w:rsidR="00333FC0" w:rsidRDefault="00333FC0" w14:paraId="3656B9AB" wp14:textId="77777777">
      <w:pPr>
        <w:ind w:left="720"/>
        <w:rPr>
          <w:b/>
          <w:bCs/>
        </w:rPr>
      </w:pPr>
    </w:p>
    <w:p xmlns:wp14="http://schemas.microsoft.com/office/word/2010/wordml" w:rsidR="00333FC0" w:rsidRDefault="00433759" w14:paraId="5C35443A" wp14:textId="77777777">
      <w:pPr>
        <w:ind w:left="720"/>
      </w:pPr>
      <w:r>
        <w:t>Em discussão. No meu entendimento, o tema é bastante abrangente e há vários caminhos que poderiam ser seguidos, como:</w:t>
      </w:r>
    </w:p>
    <w:p xmlns:wp14="http://schemas.microsoft.com/office/word/2010/wordml" w:rsidR="00333FC0" w:rsidRDefault="00433759" w14:paraId="1B5A4B1D" wp14:textId="77777777">
      <w:pPr>
        <w:numPr>
          <w:ilvl w:val="0"/>
          <w:numId w:val="1"/>
        </w:numPr>
      </w:pPr>
      <w:r>
        <w:t xml:space="preserve">Ter um ambiente experimental controlado para obter métricas relacionadas às questões levantadas anteriormente; </w:t>
      </w:r>
    </w:p>
    <w:p xmlns:wp14="http://schemas.microsoft.com/office/word/2010/wordml" w:rsidR="00333FC0" w:rsidRDefault="00433759" w14:paraId="2B843117" wp14:textId="77777777">
      <w:pPr>
        <w:numPr>
          <w:ilvl w:val="0"/>
          <w:numId w:val="1"/>
        </w:numPr>
        <w:rPr/>
      </w:pPr>
      <w:commentRangeStart w:id="10299381"/>
      <w:r w:rsidR="62773EB1">
        <w:rPr/>
        <w:t>Discutir estratégias para otimização da automação e escolher algumas delas para se aprofundar;</w:t>
      </w:r>
      <w:commentRangeEnd w:id="10299381"/>
      <w:r>
        <w:rPr>
          <w:rStyle w:val="CommentReference"/>
        </w:rPr>
        <w:commentReference w:id="10299381"/>
      </w:r>
    </w:p>
    <w:p xmlns:wp14="http://schemas.microsoft.com/office/word/2010/wordml" w:rsidR="00333FC0" w:rsidRDefault="00333FC0" w14:paraId="45FB0818" wp14:textId="77777777"/>
    <w:p xmlns:wp14="http://schemas.microsoft.com/office/word/2010/wordml" w:rsidR="00333FC0" w:rsidRDefault="00433759" w14:paraId="33EC7E18" wp14:textId="77777777">
      <w:pPr>
        <w:numPr>
          <w:ilvl w:val="0"/>
          <w:numId w:val="1"/>
        </w:numPr>
        <w:rPr/>
      </w:pPr>
      <w:commentRangeStart w:id="1200658491"/>
      <w:r w:rsidR="62773EB1">
        <w:rPr/>
        <w:t>Combinar os dois itens anteriores e obter no final algo até simulado demonstrando soluções para as questões levantadas anteriormente;</w:t>
      </w:r>
      <w:commentRangeEnd w:id="1200658491"/>
      <w:r>
        <w:rPr>
          <w:rStyle w:val="CommentReference"/>
        </w:rPr>
        <w:commentReference w:id="1200658491"/>
      </w:r>
    </w:p>
    <w:p xmlns:wp14="http://schemas.microsoft.com/office/word/2010/wordml" w:rsidR="00333FC0" w:rsidRDefault="00433759" w14:paraId="44DF5C22" wp14:textId="77777777">
      <w:pPr>
        <w:numPr>
          <w:ilvl w:val="0"/>
          <w:numId w:val="1"/>
        </w:numPr>
      </w:pPr>
      <w:r>
        <w:t>ETC…</w:t>
      </w:r>
    </w:p>
    <w:sectPr w:rsidR="00333FC0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G" w:author="Anilton Garcia" w:date="2026-03-11T19:43:34" w:id="912089389">
    <w:p xmlns:w14="http://schemas.microsoft.com/office/word/2010/wordml" xmlns:w="http://schemas.openxmlformats.org/wordprocessingml/2006/main" w:rsidR="1881CD6C" w:rsidRDefault="6DC011E1" w14:paraId="06DCA974" w14:textId="042BEFCC">
      <w:pPr>
        <w:pStyle w:val="CommentText"/>
      </w:pPr>
      <w:r>
        <w:rPr>
          <w:rStyle w:val="CommentReference"/>
        </w:rPr>
        <w:annotationRef/>
      </w:r>
      <w:r w:rsidRPr="056B0209" w:rsidR="02A24E09">
        <w:t>Essa afirmação já deu o mote para a sua dissertação!!! Lembre-se de que você vai desenvolver uma Dissertação de Mestrado e não uma Tese de Doutorado</w:t>
      </w:r>
    </w:p>
  </w:comment>
  <w:comment xmlns:w="http://schemas.openxmlformats.org/wordprocessingml/2006/main" w:initials="AG" w:author="Anilton Garcia" w:date="2026-03-11T19:49:16" w:id="10299381">
    <w:p xmlns:w14="http://schemas.microsoft.com/office/word/2010/wordml" xmlns:w="http://schemas.openxmlformats.org/wordprocessingml/2006/main" w:rsidR="0F8C28B7" w:rsidRDefault="1E813A15" w14:paraId="6A8FA8D7" w14:textId="0200F49E">
      <w:pPr>
        <w:pStyle w:val="CommentText"/>
      </w:pPr>
      <w:r>
        <w:rPr>
          <w:rStyle w:val="CommentReference"/>
        </w:rPr>
        <w:annotationRef/>
      </w:r>
      <w:r w:rsidRPr="56803B77" w:rsidR="6A70BCFD">
        <w:t>Gosto mais dessa opção.</w:t>
      </w:r>
    </w:p>
  </w:comment>
  <w:comment xmlns:w="http://schemas.openxmlformats.org/wordprocessingml/2006/main" w:initials="AG" w:author="Anilton Garcia" w:date="2026-03-11T19:50:01" w:id="1200658491">
    <w:p xmlns:w14="http://schemas.microsoft.com/office/word/2010/wordml" xmlns:w="http://schemas.openxmlformats.org/wordprocessingml/2006/main" w:rsidR="526AA336" w:rsidRDefault="6475074F" w14:paraId="170DCABE" w14:textId="0B3F5ABF">
      <w:pPr>
        <w:pStyle w:val="CommentText"/>
      </w:pPr>
      <w:r>
        <w:rPr>
          <w:rStyle w:val="CommentReference"/>
        </w:rPr>
        <w:annotationRef/>
      </w:r>
      <w:r w:rsidRPr="64F047E4" w:rsidR="2FE921AC">
        <w:t>Isso aqui já seria uma Tese de Doutorado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6DCA974"/>
  <w15:commentEx w15:done="0" w15:paraId="6A8FA8D7"/>
  <w15:commentEx w15:done="0" w15:paraId="170DCAB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C2104F" w16cex:dateUtc="2026-03-11T22:43:34.696Z"/>
  <w16cex:commentExtensible w16cex:durableId="47AE69DF" w16cex:dateUtc="2026-03-11T22:49:16.948Z"/>
  <w16cex:commentExtensible w16cex:durableId="445D3238" w16cex:dateUtc="2026-03-11T22:50:01.7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6DCA974" w16cid:durableId="04C2104F"/>
  <w16cid:commentId w16cid:paraId="6A8FA8D7" w16cid:durableId="47AE69DF"/>
  <w16cid:commentId w16cid:paraId="170DCABE" w16cid:durableId="445D32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7A285BD-8521-4CB1-A2E5-9DFD4944ED6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3D5EFF4-F976-40C6-8001-2E04117B425A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21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56373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40D108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60B748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F72328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62031032">
    <w:abstractNumId w:val="3"/>
  </w:num>
  <w:num w:numId="2" w16cid:durableId="1079449852">
    <w:abstractNumId w:val="0"/>
  </w:num>
  <w:num w:numId="3" w16cid:durableId="896547001">
    <w:abstractNumId w:val="4"/>
  </w:num>
  <w:num w:numId="4" w16cid:durableId="798959861">
    <w:abstractNumId w:val="1"/>
  </w:num>
  <w:num w:numId="5" w16cid:durableId="150419912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ilton Garcia">
    <w15:presenceInfo w15:providerId="" w15:userId=""/>
  </w15:person>
  <w15:person w15:author="Anilton Garcia">
    <w15:presenceInfo w15:providerId="" w15:userId="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C0"/>
    <w:rsid w:val="00333FC0"/>
    <w:rsid w:val="00433759"/>
    <w:rsid w:val="00FA52AA"/>
    <w:rsid w:val="0FC3348A"/>
    <w:rsid w:val="51B52B0C"/>
    <w:rsid w:val="6277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CC589"/>
  <w15:docId w15:val="{19952CEA-06DC-49DF-B4D8-C159F1A052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webSettings" Target="webSettings.xml" Id="rId4" /><Relationship Type="http://schemas.openxmlformats.org/officeDocument/2006/relationships/comments" Target="comments.xml" Id="Rca58c8fb131947a0" /><Relationship Type="http://schemas.microsoft.com/office/2011/relationships/people" Target="people.xml" Id="R58b9f6ec86484f63" /><Relationship Type="http://schemas.microsoft.com/office/2011/relationships/commentsExtended" Target="commentsExtended.xml" Id="R9a2d53d7a8584445" /><Relationship Type="http://schemas.microsoft.com/office/2016/09/relationships/commentsIds" Target="commentsIds.xml" Id="R08170425adc04f09" /><Relationship Type="http://schemas.microsoft.com/office/2018/08/relationships/commentsExtensible" Target="commentsExtensible.xml" Id="R1e322f5080da43f3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Anilton Garcia</lastModifiedBy>
  <revision>4</revision>
  <dcterms:created xsi:type="dcterms:W3CDTF">2026-03-11T21:22:00.0000000Z</dcterms:created>
  <dcterms:modified xsi:type="dcterms:W3CDTF">2026-03-11T22:50:11.8114525Z</dcterms:modified>
</coreProperties>
</file>